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Demo Report: Remote Work Productivity Study</w:t>
      </w:r>
      <w:ins w:id="1" w:author="Demo Editor" w:date="2026-08-15T00:00:00Z">
        <w:r>
          <w:t xml:space="preserve"> (2026 Update)</w:t>
        </w:r>
      </w:ins>
    </w:p>
    <w:p>
      <w:r>
        <w:t xml:space="preserve">Author: Demo Team    Date: 2026-08-</w:t>
      </w:r>
      <w:del w:id="2" w:author="Demo Editor" w:date="2026-08-15T00:00:00Z">
        <w:r>
          <w:delText xml:space="preserve">01</w:delText>
        </w:r>
      </w:del>
      <w:ins w:id="3" w:author="Demo Editor" w:date="2026-08-15T00:00:00Z">
        <w:r>
          <w:t xml:space="preserve">15    Version: 2.0</w:t>
        </w:r>
      </w:ins>
    </w:p>
    <w:p>
      <w:pPr>
        <w:pStyle w:val="Heading1"/>
      </w:pPr>
      <w:r>
        <w:t>1. Overview</w:t>
      </w:r>
    </w:p>
    <w:p>
      <w:r>
        <w:t>This report summarizes a six-month study of remote work productivity across four engineering teams. We measured output, meeting load, and employee satisfaction using weekly surveys and system logs.</w:t>
      </w:r>
    </w:p>
    <w:p>
      <w:r>
        <w:t xml:space="preserve">Our key finding is that remote teams delivered </w:t>
      </w:r>
      <w:del w:id="4" w:author="Demo Editor" w:date="2026-08-15T00:00:00Z">
        <w:r>
          <w:delText xml:space="preserve">12</w:delText>
        </w:r>
      </w:del>
      <w:ins w:id="5" w:author="Demo Editor" w:date="2026-08-15T00:00:00Z">
        <w:r>
          <w:t xml:space="preserve">18</w:t>
        </w:r>
      </w:ins>
      <w:r>
        <w:t xml:space="preserve">% more commits per week than their in-office baseline, while reported focus time increased </w:t>
      </w:r>
      <w:del w:id="6" w:author="Demo Editor" w:date="2026-08-15T00:00:00Z">
        <w:r>
          <w:delText xml:space="preserve">sharply</w:delText>
        </w:r>
      </w:del>
      <w:ins w:id="7" w:author="Demo Editor" w:date="2026-08-15T00:00:00Z">
        <w:r>
          <w:t xml:space="preserve">moderately</w:t>
        </w:r>
      </w:ins>
      <w:r>
        <w:t xml:space="preserve">.</w:t>
      </w:r>
    </w:p>
    <w:p>
      <w:pPr>
        <w:pStyle w:val="Heading1"/>
      </w:pPr>
      <w:r>
        <w:t>2. Quarterly Sales Chart</w:t>
      </w:r>
    </w:p>
    <w:p>
      <w:pPr>
        <w:rPr>
          <w:del w:id="8" w:author="Demo Editor" w:date="2026-08-15T00:00:00Z"/>
        </w:rPr>
      </w:pPr>
      <w:del w:id="9" w:author="Demo Editor" w:date="2026-08-15T00:00:00Z">
        <w:r>
          <w:delText xml:space="preserve">The chart below shows quarterly sales volume for fiscal year 2025.</w:delText>
        </w:r>
      </w:del>
    </w:p>
    <w:p>
      <w:pPr>
        <w:rPr>
          <w:del w:id="10" w:author="Demo Editor" w:date="2026-08-15T00:00:00Z"/>
        </w:rPr>
      </w:pPr>
      <w:del w:id="11" w:author="Demo Editor" w:date="2026-08-15T00:00:00Z">
        <w:r>
          <w:drawing>
            <wp:inline xmlns:a="http://schemas.openxmlformats.org/drawingml/2006/main" xmlns:pic="http://schemas.openxmlformats.org/drawingml/2006/picture">
              <wp:extent cx="4114800" cy="237744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chart_v1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377440"/>
                      </a:xfrm>
                      <a:prstGeom prst="rect"/>
                    </pic:spPr>
                  </pic:pic>
                </a:graphicData>
              </a:graphic>
            </wp:inline>
          </w:drawing>
        </w:r>
      </w:del>
    </w:p>
    <w:p>
      <w:pPr>
        <w:rPr>
          <w:ins w:id="12" w:author="Demo Editor" w:date="2026-08-15T00:00:00Z"/>
        </w:rPr>
      </w:pPr>
      <w:ins w:id="13" w:author="Demo Editor" w:date="2026-08-15T00:00:00Z">
        <w:r>
          <w:drawing>
            <wp:inline xmlns:a="http://schemas.openxmlformats.org/drawingml/2006/main" xmlns:pic="http://schemas.openxmlformats.org/drawingml/2006/picture">
              <wp:extent cx="4114800" cy="237744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chart_v2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4800" cy="2377440"/>
                      </a:xfrm>
                      <a:prstGeom prst="rect"/>
                    </pic:spPr>
                  </pic:pic>
                </a:graphicData>
              </a:graphic>
            </wp:inline>
          </w:drawing>
        </w:r>
      </w:ins>
    </w:p>
    <w:p>
      <w:pPr>
        <w:pStyle w:val="Heading1"/>
      </w:pPr>
      <w:r>
        <w:t>3. Survey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Output Delta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  <w:tc>
          <w:tcPr>
            <w:tcW w:type="dxa" w:w="2880"/>
          </w:tcPr>
          <w:p>
            <w:r>
              <w:t>4.2 / 5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+8%</w:t>
            </w:r>
          </w:p>
        </w:tc>
        <w:tc>
          <w:tcPr>
            <w:tcW w:type="dxa" w:w="2880"/>
          </w:tcPr>
          <w:p>
            <w:r>
              <w:t>3.9 / 5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  <w:tc>
          <w:tcPr>
            <w:tcW w:type="dxa" w:w="2880"/>
          </w:tcPr>
          <w:p>
            <w:r>
              <w:t xml:space="preserve">4.</w:t>
            </w:r>
            <w:del w:id="14" w:author="Demo Editor" w:date="2026-08-15T00:00:00Z">
              <w:r>
                <w:delText xml:space="preserve">5</w:delText>
              </w:r>
            </w:del>
            <w:ins w:id="15" w:author="Demo Editor" w:date="2026-08-15T00:00:00Z">
              <w:r>
                <w:t xml:space="preserve">3</w:t>
              </w:r>
            </w:ins>
            <w:r>
              <w:t xml:space="preserve"> / 5</w:t>
            </w:r>
          </w:p>
        </w:tc>
      </w:tr>
      <w:tr>
        <w:tc>
          <w:tcPr>
            <w:tcW w:type="dxa" w:w="2880"/>
          </w:tcPr>
          <w:p>
            <w:pPr>
              <w:rPr>
                <w:ins w:id="16" w:author="Demo Editor" w:date="2026-08-15T00:00:00Z"/>
              </w:rPr>
            </w:pPr>
            <w:ins w:id="17" w:author="Demo Editor" w:date="2026-08-15T00:00:00Z">
              <w:r>
                <w:t>Delta</w:t>
              </w:r>
            </w:ins>
          </w:p>
        </w:tc>
        <w:tc>
          <w:tcPr>
            <w:tcW w:type="dxa" w:w="2880"/>
          </w:tcPr>
          <w:p>
            <w:pPr>
              <w:rPr>
                <w:ins w:id="18" w:author="Demo Editor" w:date="2026-08-15T00:00:00Z"/>
              </w:rPr>
            </w:pPr>
            <w:ins w:id="19" w:author="Demo Editor" w:date="2026-08-15T00:00:00Z">
              <w:r>
                <w:t>+5%</w:t>
              </w:r>
            </w:ins>
          </w:p>
        </w:tc>
        <w:tc>
          <w:tcPr>
            <w:tcW w:type="dxa" w:w="2880"/>
          </w:tcPr>
          <w:p>
            <w:pPr>
              <w:rPr>
                <w:ins w:id="20" w:author="Demo Editor" w:date="2026-08-15T00:00:00Z"/>
              </w:rPr>
            </w:pPr>
            <w:ins w:id="21" w:author="Demo Editor" w:date="2026-08-15T00:00:00Z">
              <w:r>
                <w:t>3.7 / 5</w:t>
              </w:r>
            </w:ins>
          </w:p>
        </w:tc>
      </w:tr>
    </w:tbl>
    <w:p>
      <w:pPr>
        <w:pStyle w:val="Heading1"/>
      </w:pPr>
      <w:r>
        <w:t>4. Conclusion</w:t>
      </w:r>
    </w:p>
    <w:p>
      <w:r>
        <w:t xml:space="preserve">Remote work is a </w:t>
      </w:r>
      <w:del w:id="22" w:author="Demo Editor" w:date="2026-08-15T00:00:00Z">
        <w:r>
          <w:delText xml:space="preserve">clear </w:delText>
        </w:r>
      </w:del>
      <w:r>
        <w:t xml:space="preserve">net positive for </w:t>
      </w:r>
      <w:del w:id="23" w:author="Demo Editor" w:date="2026-08-15T00:00:00Z">
        <w:r>
          <w:delText xml:space="preserve">every</w:delText>
        </w:r>
      </w:del>
      <w:ins w:id="24" w:author="Demo Editor" w:date="2026-08-15T00:00:00Z">
        <w:r>
          <w:t xml:space="preserve">most</w:t>
        </w:r>
      </w:ins>
      <w:r>
        <w:t xml:space="preserve"> </w:t>
      </w:r>
      <w:del w:id="25" w:author="Demo Editor" w:date="2026-08-15T00:00:00Z">
        <w:r>
          <w:delText xml:space="preserve">team</w:delText>
        </w:r>
      </w:del>
      <w:ins w:id="26" w:author="Demo Editor" w:date="2026-08-15T00:00:00Z">
        <w:r>
          <w:t xml:space="preserve">teams</w:t>
        </w:r>
      </w:ins>
      <w:r>
        <w:t xml:space="preserve"> we studied, </w:t>
      </w:r>
      <w:ins w:id="27" w:author="Demo Editor" w:date="2026-08-15T00:00:00Z">
        <w:r>
          <w:t xml:space="preserve">but the effect varies by team size </w:t>
        </w:r>
      </w:ins>
      <w:r>
        <w:t xml:space="preserve">and </w:t>
      </w:r>
      <w:del w:id="28" w:author="Demo Editor" w:date="2026-08-15T00:00:00Z">
        <w:r>
          <w:delText xml:space="preserve">we</w:delText>
        </w:r>
      </w:del>
      <w:ins w:id="29" w:author="Demo Editor" w:date="2026-08-15T00:00:00Z">
        <w:r>
          <w:t xml:space="preserve">project type. We therefore</w:t>
        </w:r>
      </w:ins>
      <w:r>
        <w:t xml:space="preserve"> recommend </w:t>
      </w:r>
      <w:del w:id="30" w:author="Demo Editor" w:date="2026-08-15T00:00:00Z">
        <w:r>
          <w:delText xml:space="preserve">making</w:delText>
        </w:r>
      </w:del>
      <w:ins w:id="31" w:author="Demo Editor" w:date="2026-08-15T00:00:00Z">
        <w:r>
          <w:t xml:space="preserve">a</w:t>
        </w:r>
      </w:ins>
      <w:r>
        <w:t xml:space="preserve"> </w:t>
      </w:r>
      <w:del w:id="32" w:author="Demo Editor" w:date="2026-08-15T00:00:00Z">
        <w:r>
          <w:delText xml:space="preserve">it the default</w:delText>
        </w:r>
      </w:del>
      <w:ins w:id="33" w:author="Demo Editor" w:date="2026-08-15T00:00:00Z">
        <w:r>
          <w:t xml:space="preserve">hybrid</w:t>
        </w:r>
      </w:ins>
      <w:r>
        <w:t xml:space="preserve"> policy </w:t>
      </w:r>
      <w:del w:id="34" w:author="Demo Editor" w:date="2026-08-15T00:00:00Z">
        <w:r>
          <w:delText xml:space="preserve">for</w:delText>
        </w:r>
      </w:del>
      <w:ins w:id="35" w:author="Demo Editor" w:date="2026-08-15T00:00:00Z">
        <w:r>
          <w:t xml:space="preserve">with</w:t>
        </w:r>
      </w:ins>
      <w:r>
        <w:t xml:space="preserve"> </w:t>
      </w:r>
      <w:del w:id="36" w:author="Demo Editor" w:date="2026-08-15T00:00:00Z">
        <w:r>
          <w:delText xml:space="preserve">all</w:delText>
        </w:r>
      </w:del>
      <w:ins w:id="37" w:author="Demo Editor" w:date="2026-08-15T00:00:00Z">
        <w:r>
          <w:t xml:space="preserve">team-level</w:t>
        </w:r>
      </w:ins>
      <w:r>
        <w:t xml:space="preserve"> </w:t>
      </w:r>
      <w:del w:id="38" w:author="Demo Editor" w:date="2026-08-15T00:00:00Z">
        <w:r>
          <w:delText xml:space="preserve">departments</w:delText>
        </w:r>
      </w:del>
      <w:ins w:id="39" w:author="Demo Editor" w:date="2026-08-15T00:00:00Z">
        <w:r>
          <w:t xml:space="preserve">discretion</w:t>
        </w:r>
      </w:ins>
      <w:r>
        <w:t xml:space="preserve"> </w:t>
      </w:r>
      <w:del w:id="40" w:author="Demo Editor" w:date="2026-08-15T00:00:00Z">
        <w:r>
          <w:delText xml:space="preserve">immediately</w:delText>
        </w:r>
      </w:del>
      <w:ins w:id="41" w:author="Demo Editor" w:date="2026-08-15T00:00:00Z">
        <w:r>
          <w:t xml:space="preserve">rather than a blanket mandate</w:t>
        </w:r>
      </w:ins>
      <w:r>
        <w:t xml:space="preserve">.</w:t>
      </w:r>
    </w:p>
    <w:p>
      <w:pPr>
        <w:pStyle w:val="Heading1"/>
        <w:rPr>
          <w:ins w:id="42" w:author="Demo Editor" w:date="2026-08-15T00:00:00Z"/>
        </w:rPr>
      </w:pPr>
      <w:ins w:id="43" w:author="Demo Editor" w:date="2026-08-15T00:00:00Z">
        <w:r>
          <w:t>5. Next Steps</w:t>
        </w:r>
      </w:ins>
    </w:p>
    <w:p>
      <w:pPr>
        <w:rPr>
          <w:ins w:id="44" w:author="Demo Editor" w:date="2026-08-15T00:00:00Z"/>
        </w:rPr>
      </w:pPr>
      <w:ins w:id="45" w:author="Demo Editor" w:date="2026-08-15T00:00:00Z">
        <w:r>
          <w:t>In 2026 H2 we will extend the study to sales and support teams, and add calendar-metadata analysis to isolate collaboration effects.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Chang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